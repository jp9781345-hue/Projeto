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2FBB6D59" w:rsidR="009718DE" w:rsidRPr="00D43589" w:rsidDel="009D7932" w:rsidRDefault="009D7932">
      <w:pPr>
        <w:spacing w:after="0" w:line="360" w:lineRule="auto"/>
        <w:jc w:val="center"/>
        <w:rPr>
          <w:del w:id="0" w:author="JOAO" w:date="2026-10-14T18:43:00Z"/>
          <w:rFonts w:ascii="Times New Roman" w:hAnsi="Times New Roman" w:cs="Times New Roman"/>
          <w:b/>
          <w:color w:val="000000" w:themeColor="text1"/>
          <w:sz w:val="28"/>
          <w:szCs w:val="24"/>
          <w:rPrChange w:id="1" w:author="Isabella" w:date="2026-10-06T20:20:00Z">
            <w:rPr>
              <w:del w:id="2" w:author="JOAO" w:date="2026-10-14T18:43:00Z"/>
              <w:rFonts w:ascii="Times New Roman" w:hAnsi="Times New Roman" w:cs="Times New Roman"/>
              <w:b/>
              <w:sz w:val="28"/>
              <w:szCs w:val="24"/>
            </w:rPr>
          </w:rPrChange>
        </w:rPr>
      </w:pPr>
      <w:ins w:id="3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O </w:t>
        </w:r>
      </w:ins>
      <w:ins w:id="4" w:author="JOAO" w:date="2026-10-14T18:44:00Z">
        <w:r>
          <w:rPr>
            <w:rFonts w:ascii="Times New Roman" w:hAnsi="Times New Roman"/>
            <w:b/>
            <w:color w:val="000000" w:themeColor="text1"/>
            <w:sz w:val="28"/>
          </w:rPr>
          <w:t>USO</w:t>
        </w:r>
      </w:ins>
      <w:ins w:id="5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6" w:author="JOAO" w:date="2026-10-14T18:44:00Z">
        <w:r>
          <w:rPr>
            <w:rFonts w:ascii="Times New Roman" w:hAnsi="Times New Roman"/>
            <w:b/>
            <w:color w:val="000000" w:themeColor="text1"/>
            <w:sz w:val="28"/>
          </w:rPr>
          <w:t>DA</w:t>
        </w:r>
      </w:ins>
      <w:ins w:id="7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8" w:author="JOAO" w:date="2026-10-14T18:44:00Z">
        <w:r>
          <w:rPr>
            <w:rFonts w:ascii="Times New Roman" w:hAnsi="Times New Roman"/>
            <w:b/>
            <w:color w:val="000000" w:themeColor="text1"/>
            <w:sz w:val="28"/>
          </w:rPr>
          <w:t>TECNOLGIA</w:t>
        </w:r>
      </w:ins>
      <w:ins w:id="9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10" w:author="JOAO" w:date="2026-10-14T18:44:00Z">
        <w:r>
          <w:rPr>
            <w:rFonts w:ascii="Times New Roman" w:hAnsi="Times New Roman"/>
            <w:b/>
            <w:color w:val="000000" w:themeColor="text1"/>
            <w:sz w:val="28"/>
          </w:rPr>
          <w:t>NA</w:t>
        </w:r>
      </w:ins>
      <w:ins w:id="11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12" w:author="JOAO" w:date="2026-10-14T18:46:00Z">
        <w:r>
          <w:rPr>
            <w:rFonts w:ascii="Times New Roman" w:hAnsi="Times New Roman"/>
            <w:b/>
            <w:color w:val="000000" w:themeColor="text1"/>
            <w:sz w:val="28"/>
          </w:rPr>
          <w:t>INCLUSÃO</w:t>
        </w:r>
      </w:ins>
      <w:ins w:id="13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14" w:author="JOAO" w:date="2026-10-14T18:46:00Z">
        <w:r>
          <w:rPr>
            <w:rFonts w:ascii="Times New Roman" w:hAnsi="Times New Roman"/>
            <w:b/>
            <w:color w:val="000000" w:themeColor="text1"/>
            <w:sz w:val="28"/>
          </w:rPr>
          <w:t>DE</w:t>
        </w:r>
      </w:ins>
      <w:ins w:id="15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16" w:author="JOAO" w:date="2026-10-14T18:46:00Z">
        <w:r>
          <w:rPr>
            <w:rFonts w:ascii="Times New Roman" w:hAnsi="Times New Roman"/>
            <w:b/>
            <w:color w:val="000000" w:themeColor="text1"/>
            <w:sz w:val="28"/>
          </w:rPr>
          <w:t>PESSOAS</w:t>
        </w:r>
      </w:ins>
      <w:ins w:id="17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18" w:author="JOAO" w:date="2026-10-14T18:46:00Z">
        <w:r>
          <w:rPr>
            <w:rFonts w:ascii="Times New Roman" w:hAnsi="Times New Roman"/>
            <w:b/>
            <w:color w:val="000000" w:themeColor="text1"/>
            <w:sz w:val="28"/>
          </w:rPr>
          <w:t>COM</w:t>
        </w:r>
      </w:ins>
      <w:ins w:id="19" w:author="JOAO" w:date="2026-10-14T18:43:00Z">
        <w:r w:rsidRPr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ins w:id="20" w:author="JOAO" w:date="2026-10-14T18:46:00Z">
        <w:r>
          <w:rPr>
            <w:rFonts w:ascii="Times New Roman" w:hAnsi="Times New Roman"/>
            <w:b/>
            <w:color w:val="000000" w:themeColor="text1"/>
            <w:sz w:val="28"/>
          </w:rPr>
          <w:t>DEFICIÊNCIA</w:t>
        </w:r>
      </w:ins>
      <w:ins w:id="21" w:author="JOAO" w:date="2026-10-14T18:43:00Z">
        <w:r w:rsidRPr="009D7932" w:rsidDel="009D7932">
          <w:rPr>
            <w:rFonts w:ascii="Times New Roman" w:hAnsi="Times New Roman"/>
            <w:b/>
            <w:color w:val="000000" w:themeColor="text1"/>
            <w:sz w:val="28"/>
          </w:rPr>
          <w:t xml:space="preserve"> </w:t>
        </w:r>
      </w:ins>
      <w:del w:id="22" w:author="JOAO" w:date="2026-10-14T18:43:00Z">
        <w:r w:rsidR="00622EE0" w:rsidRPr="00D43589" w:rsidDel="009D7932">
          <w:rPr>
            <w:rFonts w:ascii="Times New Roman" w:hAnsi="Times New Roman"/>
            <w:b/>
            <w:color w:val="000000" w:themeColor="text1"/>
            <w:sz w:val="28"/>
            <w:rPrChange w:id="23" w:author="Isabella" w:date="2026-10-06T20:20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[COLE AQUI O TÍTULO FINAL DO TRABALHO]</w:delText>
        </w:r>
      </w:del>
    </w:p>
    <w:p w14:paraId="434C6D26" w14:textId="77777777" w:rsidR="00A866D7" w:rsidRPr="00D43589" w:rsidRDefault="00A866D7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24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  <w:pPrChange w:id="25" w:author="JOAO" w:date="2026-10-14T18:48:00Z">
          <w:pPr>
            <w:spacing w:after="0" w:line="360" w:lineRule="auto"/>
            <w:ind w:firstLine="709"/>
            <w:jc w:val="right"/>
          </w:pPr>
        </w:pPrChange>
      </w:pPr>
      <w:commentRangeStart w:id="26"/>
    </w:p>
    <w:p w14:paraId="71962CED" w14:textId="77777777" w:rsidR="009D7932" w:rsidRDefault="009D7932" w:rsidP="0072291A">
      <w:pPr>
        <w:spacing w:after="0" w:line="240" w:lineRule="auto"/>
        <w:ind w:firstLine="709"/>
        <w:jc w:val="right"/>
        <w:rPr>
          <w:ins w:id="27" w:author="JOAO" w:date="2026-10-14T18:48:00Z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36415E" w14:textId="77777777" w:rsidR="009D7932" w:rsidRDefault="009D7932" w:rsidP="0072291A">
      <w:pPr>
        <w:spacing w:after="0" w:line="240" w:lineRule="auto"/>
        <w:ind w:firstLine="709"/>
        <w:jc w:val="right"/>
        <w:rPr>
          <w:ins w:id="28" w:author="JOAO" w:date="2026-10-14T18:48:00Z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041129" w14:textId="294683AD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2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30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31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32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33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34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3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del w:id="36" w:author="JOAO" w:date="2026-10-14T18:43:00Z">
        <w:r w:rsidR="0072291A" w:rsidRPr="00D43589" w:rsidDel="009D7932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37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1"/>
        </w:r>
      </w:del>
    </w:p>
    <w:p w14:paraId="4513413D" w14:textId="20CA14B1" w:rsidR="00FC70D8" w:rsidDel="00667462" w:rsidRDefault="00595417" w:rsidP="00A866D7">
      <w:pPr>
        <w:spacing w:after="0" w:line="240" w:lineRule="auto"/>
        <w:ind w:firstLine="709"/>
        <w:jc w:val="right"/>
        <w:rPr>
          <w:del w:id="71" w:author="JOAO" w:date="2026-10-14T18:43:00Z"/>
          <w:rFonts w:ascii="Times New Roman" w:hAnsi="Times New Roman" w:cs="Times New Roman"/>
          <w:color w:val="000000" w:themeColor="text1"/>
          <w:sz w:val="24"/>
          <w:szCs w:val="24"/>
        </w:rPr>
      </w:pPr>
      <w:del w:id="72" w:author="JOAO" w:date="2026-10-14T18:43:00Z">
        <w:r w:rsidRPr="00D43589" w:rsidDel="009D7932">
          <w:rPr>
            <w:rFonts w:ascii="Times New Roman" w:hAnsi="Times New Roman" w:cs="Times New Roman"/>
            <w:color w:val="000000" w:themeColor="text1"/>
            <w:sz w:val="24"/>
            <w:szCs w:val="24"/>
            <w:rPrChange w:id="73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</w:delText>
        </w:r>
      </w:del>
      <w:del w:id="74" w:author="JOAO" w:date="2026-10-14T18:42:00Z">
        <w:r w:rsidRPr="00D43589" w:rsidDel="009D7932">
          <w:rPr>
            <w:rFonts w:ascii="Times New Roman" w:hAnsi="Times New Roman" w:cs="Times New Roman"/>
            <w:color w:val="000000" w:themeColor="text1"/>
            <w:sz w:val="24"/>
            <w:szCs w:val="24"/>
            <w:rPrChange w:id="7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TO DO ALUNO 1]</w:delText>
        </w:r>
        <w:r w:rsidR="00FC70D8" w:rsidRPr="00D43589" w:rsidDel="009D7932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76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2"/>
        </w:r>
      </w:del>
    </w:p>
    <w:p w14:paraId="03888220" w14:textId="77777777" w:rsidR="00667462" w:rsidRPr="00D43589" w:rsidRDefault="00667462" w:rsidP="0072291A">
      <w:pPr>
        <w:spacing w:after="0" w:line="240" w:lineRule="auto"/>
        <w:ind w:firstLine="709"/>
        <w:jc w:val="right"/>
        <w:rPr>
          <w:ins w:id="83" w:author="JOAO" w:date="2026-10-14T19:09:00Z"/>
          <w:rFonts w:ascii="Times New Roman" w:hAnsi="Times New Roman" w:cs="Times New Roman"/>
          <w:color w:val="000000" w:themeColor="text1"/>
          <w:sz w:val="24"/>
          <w:szCs w:val="24"/>
          <w:rPrChange w:id="84" w:author="Isabella" w:date="2026-10-06T20:20:00Z">
            <w:rPr>
              <w:ins w:id="85" w:author="JOAO" w:date="2026-10-14T19:09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0EBA97DB" w14:textId="6DEA8976" w:rsidR="00595417" w:rsidRPr="00D43589" w:rsidDel="009D7932" w:rsidRDefault="00595417" w:rsidP="00A866D7">
      <w:pPr>
        <w:spacing w:after="0" w:line="240" w:lineRule="auto"/>
        <w:ind w:firstLine="709"/>
        <w:jc w:val="right"/>
        <w:rPr>
          <w:del w:id="86" w:author="JOAO" w:date="2026-10-14T18:43:00Z"/>
          <w:rFonts w:ascii="Times New Roman" w:hAnsi="Times New Roman" w:cs="Times New Roman"/>
          <w:color w:val="000000" w:themeColor="text1"/>
          <w:sz w:val="24"/>
          <w:szCs w:val="24"/>
          <w:rPrChange w:id="87" w:author="Isabella" w:date="2026-10-06T20:20:00Z">
            <w:rPr>
              <w:del w:id="88" w:author="JOAO" w:date="2026-10-14T18:43:00Z"/>
              <w:rFonts w:ascii="Times New Roman" w:hAnsi="Times New Roman" w:cs="Times New Roman"/>
              <w:sz w:val="24"/>
              <w:szCs w:val="24"/>
            </w:rPr>
          </w:rPrChange>
        </w:rPr>
      </w:pPr>
      <w:del w:id="89" w:author="JOAO" w:date="2026-10-14T18:43:00Z">
        <w:r w:rsidRPr="00D43589" w:rsidDel="009D7932">
          <w:rPr>
            <w:rFonts w:ascii="Times New Roman" w:hAnsi="Times New Roman" w:cs="Times New Roman"/>
            <w:color w:val="000000" w:themeColor="text1"/>
            <w:sz w:val="24"/>
            <w:szCs w:val="24"/>
            <w:rPrChange w:id="9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  <w:r w:rsidRPr="00D43589" w:rsidDel="009D7932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91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3"/>
        </w:r>
      </w:del>
    </w:p>
    <w:p w14:paraId="2760661B" w14:textId="7C92EEE9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9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98" w:author="JOAO" w:date="2026-10-14T18:43:00Z">
        <w:r w:rsidRPr="00D43589" w:rsidDel="009D7932">
          <w:rPr>
            <w:rFonts w:ascii="Times New Roman" w:hAnsi="Times New Roman" w:cs="Times New Roman"/>
            <w:color w:val="000000" w:themeColor="text1"/>
            <w:sz w:val="24"/>
            <w:szCs w:val="24"/>
            <w:rPrChange w:id="99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  <w:r w:rsidRPr="00D43589" w:rsidDel="009D7932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100" w:author="Isabella" w:date="2026-10-06T20:20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  <w:commentRangeEnd w:id="26"/>
        <w:r w:rsidR="001736FF" w:rsidRPr="00D43589" w:rsidDel="009D7932">
          <w:rPr>
            <w:rStyle w:val="Refdecomentrio"/>
            <w:rFonts w:ascii="Times New Roman" w:hAnsi="Times New Roman"/>
            <w:color w:val="000000" w:themeColor="text1"/>
            <w:sz w:val="24"/>
            <w:rPrChange w:id="106" w:author="Isabella" w:date="2026-10-06T20:20:00Z">
              <w:rPr>
                <w:rStyle w:val="Refdecomentrio"/>
                <w:rFonts w:ascii="Times New Roman" w:hAnsi="Times New Roman"/>
                <w:sz w:val="24"/>
              </w:rPr>
            </w:rPrChange>
          </w:rPr>
          <w:commentReference w:id="26"/>
        </w:r>
      </w:del>
      <w:ins w:id="107" w:author="JOAO" w:date="2026-10-14T18:43:00Z">
        <w:r w:rsidR="009D7932">
          <w:rPr>
            <w:rFonts w:ascii="Times New Roman" w:hAnsi="Times New Roman" w:cs="Times New Roman"/>
            <w:color w:val="000000" w:themeColor="text1"/>
            <w:sz w:val="24"/>
            <w:szCs w:val="24"/>
          </w:rPr>
          <w:t>JOÃO PABLO NASCIMENTO DOS SANTOS</w:t>
        </w:r>
      </w:ins>
    </w:p>
    <w:p w14:paraId="3839E077" w14:textId="11944521" w:rsidR="00595417" w:rsidRPr="00D43589" w:rsidRDefault="009D7932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10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09" w:author="JOAO" w:date="2026-10-14T18:43:00Z">
        <w:r>
          <w:rPr>
            <w:rFonts w:ascii="Times New Roman" w:hAnsi="Times New Roman" w:cs="Times New Roman"/>
            <w:color w:val="000000" w:themeColor="text1"/>
            <w:sz w:val="24"/>
            <w:szCs w:val="24"/>
          </w:rPr>
          <w:t>KAIQUE ANDREY</w:t>
        </w:r>
      </w:ins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113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14" w:author="Isabella" w:date="2026-10-06T20:20:00Z">
            <w:rPr>
              <w:del w:id="115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16"/>
      <w:commentRangeStart w:id="117"/>
      <w:commentRangeStart w:id="118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116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120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116"/>
      </w:r>
      <w:commentRangeEnd w:id="117"/>
      <w:r w:rsidR="009D7932">
        <w:rPr>
          <w:rStyle w:val="Refdecomentrio"/>
        </w:rPr>
        <w:commentReference w:id="117"/>
      </w:r>
      <w:commentRangeEnd w:id="118"/>
      <w:r w:rsidR="009D7932">
        <w:rPr>
          <w:rStyle w:val="Refdecomentrio"/>
        </w:rPr>
        <w:commentReference w:id="118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121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122" w:author="Isabella" w:date="2026-10-06T20:20:00Z">
            <w:rPr>
              <w:del w:id="123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91B9313" w14:textId="77777777" w:rsidR="00CA14C6" w:rsidRPr="00CA14C6" w:rsidRDefault="00AE49E2" w:rsidP="00CA14C6">
      <w:pPr>
        <w:spacing w:after="0" w:line="360" w:lineRule="auto"/>
        <w:jc w:val="both"/>
        <w:rPr>
          <w:ins w:id="124" w:author="JOAO" w:date="2026-10-14T19:36:00Z"/>
          <w:rFonts w:ascii="Times New Roman" w:hAnsi="Times New Roman"/>
          <w:bCs/>
          <w:color w:val="000000" w:themeColor="text1"/>
          <w:sz w:val="24"/>
        </w:rPr>
        <w:pPrChange w:id="125" w:author="JOAO" w:date="2026-10-14T19:37:00Z">
          <w:pPr>
            <w:spacing w:after="0" w:line="240" w:lineRule="auto"/>
            <w:jc w:val="both"/>
          </w:pPr>
        </w:pPrChange>
      </w:pPr>
      <w:del w:id="126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127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128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129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130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ins w:id="131" w:author="JOAO" w:date="2026-10-14T19:36:00Z">
        <w:r w:rsidR="00CA14C6" w:rsidRPr="00CA14C6">
          <w:rPr>
            <w:rFonts w:ascii="Times New Roman" w:hAnsi="Times New Roman"/>
            <w:bCs/>
            <w:color w:val="000000" w:themeColor="text1"/>
            <w:sz w:val="24"/>
          </w:rPr>
          <w:t xml:space="preserve">A inserção tecnológica no cotidiano escolar tem se consolidado como pilar fundamental para assegurar a participação de discentes com deficiência nas salas de aula. Recursos como leitores de tela avançados, softwares de acessibilidade e legendagem automatizada atuam na facilitação do acesso ao conhecimento. Contudo, a efetividade dessas soluções esbarra em barreiras operacionais expressivas, a exemplo da escassez de infraestrutura de equipamentos, falhas na conectividade e déficit na capacitação continuada do corpo docente. Surge, assim, a questão central sobre de que maneira os artefatos tecnológicos auxiliam o alunado com deficiência e quais são os entraves vivenciados na operacionalização desses recursos. A relevância desta investigação justifica-se ao constatar que a inclusão transcende o ato burocrático da matrícula, exigindo condições estruturais e pedagógicas que fomentem a aprendizagem ativa. O estudo busca compreender o papel das tecnologias digitais e assistivas na promoção da inclusão educacional, identificando os fatores </w:t>
        </w:r>
        <w:proofErr w:type="spellStart"/>
        <w:r w:rsidR="00CA14C6" w:rsidRPr="00CA14C6">
          <w:rPr>
            <w:rFonts w:ascii="Times New Roman" w:hAnsi="Times New Roman"/>
            <w:bCs/>
            <w:color w:val="000000" w:themeColor="text1"/>
            <w:sz w:val="24"/>
          </w:rPr>
          <w:t>obstaculizadores</w:t>
        </w:r>
        <w:proofErr w:type="spellEnd"/>
        <w:r w:rsidR="00CA14C6" w:rsidRPr="00CA14C6">
          <w:rPr>
            <w:rFonts w:ascii="Times New Roman" w:hAnsi="Times New Roman"/>
            <w:bCs/>
            <w:color w:val="000000" w:themeColor="text1"/>
            <w:sz w:val="24"/>
          </w:rPr>
          <w:t xml:space="preserve"> mais recorrentes em sua aplicação prática.</w:t>
        </w:r>
      </w:ins>
    </w:p>
    <w:p w14:paraId="01E5E572" w14:textId="77777777" w:rsidR="00CA14C6" w:rsidRPr="00CA14C6" w:rsidRDefault="00CA14C6" w:rsidP="00CA14C6">
      <w:pPr>
        <w:spacing w:after="0" w:line="360" w:lineRule="auto"/>
        <w:jc w:val="both"/>
        <w:rPr>
          <w:ins w:id="132" w:author="JOAO" w:date="2026-10-14T19:36:00Z"/>
          <w:rFonts w:ascii="Times New Roman" w:hAnsi="Times New Roman"/>
          <w:bCs/>
          <w:color w:val="000000" w:themeColor="text1"/>
          <w:sz w:val="24"/>
        </w:rPr>
        <w:pPrChange w:id="133" w:author="JOAO" w:date="2026-10-14T19:37:00Z">
          <w:pPr>
            <w:spacing w:after="0" w:line="240" w:lineRule="auto"/>
            <w:jc w:val="both"/>
          </w:pPr>
        </w:pPrChange>
      </w:pPr>
    </w:p>
    <w:p w14:paraId="6B9FF9F6" w14:textId="77777777" w:rsidR="00CA14C6" w:rsidRPr="00CA14C6" w:rsidRDefault="00CA14C6" w:rsidP="00CA14C6">
      <w:pPr>
        <w:spacing w:after="0" w:line="360" w:lineRule="auto"/>
        <w:jc w:val="both"/>
        <w:rPr>
          <w:ins w:id="134" w:author="JOAO" w:date="2026-10-14T19:36:00Z"/>
          <w:rFonts w:ascii="Times New Roman" w:hAnsi="Times New Roman"/>
          <w:bCs/>
          <w:color w:val="000000" w:themeColor="text1"/>
          <w:sz w:val="24"/>
        </w:rPr>
        <w:pPrChange w:id="135" w:author="JOAO" w:date="2026-10-14T19:37:00Z">
          <w:pPr>
            <w:spacing w:after="0" w:line="240" w:lineRule="auto"/>
            <w:jc w:val="both"/>
          </w:pPr>
        </w:pPrChange>
      </w:pPr>
      <w:ins w:id="136" w:author="JOAO" w:date="2026-10-14T19:36:00Z">
        <w:r w:rsidRPr="00CA14C6">
          <w:rPr>
            <w:rFonts w:ascii="Times New Roman" w:hAnsi="Times New Roman"/>
            <w:bCs/>
            <w:color w:val="000000" w:themeColor="text1"/>
            <w:sz w:val="24"/>
          </w:rPr>
          <w:t xml:space="preserve">O percurso investigativo estruturou-se por intermédio de revisão bibliográfica qualitativa, fundamentada em três produções científicas previamente selecionadas. Os textos debruçam-se sobre a intersecção entre aporte tecnológico e educação inclusiva, mapeando desafios inerentes à sua consolidação. O procedimento analítico examinou objetivos, aportes metodológicos, achados teóricos e restrições declaradas pelos autores, realizando o cotejamento de convergências conceituais para elucidar potencialidades e </w:t>
        </w:r>
        <w:r w:rsidRPr="00CA14C6">
          <w:rPr>
            <w:rFonts w:ascii="Times New Roman" w:hAnsi="Times New Roman"/>
            <w:bCs/>
            <w:color w:val="000000" w:themeColor="text1"/>
            <w:sz w:val="24"/>
          </w:rPr>
          <w:lastRenderedPageBreak/>
          <w:t xml:space="preserve">lacunas. Visto que o escopo </w:t>
        </w:r>
        <w:proofErr w:type="gramStart"/>
        <w:r w:rsidRPr="00CA14C6">
          <w:rPr>
            <w:rFonts w:ascii="Times New Roman" w:hAnsi="Times New Roman"/>
            <w:bCs/>
            <w:color w:val="000000" w:themeColor="text1"/>
            <w:sz w:val="24"/>
          </w:rPr>
          <w:t>cingiu-se</w:t>
        </w:r>
        <w:proofErr w:type="gramEnd"/>
        <w:r w:rsidRPr="00CA14C6">
          <w:rPr>
            <w:rFonts w:ascii="Times New Roman" w:hAnsi="Times New Roman"/>
            <w:bCs/>
            <w:color w:val="000000" w:themeColor="text1"/>
            <w:sz w:val="24"/>
          </w:rPr>
          <w:t xml:space="preserve"> a fontes secundárias publicadas, </w:t>
        </w:r>
        <w:proofErr w:type="spellStart"/>
        <w:r w:rsidRPr="00CA14C6">
          <w:rPr>
            <w:rFonts w:ascii="Times New Roman" w:hAnsi="Times New Roman"/>
            <w:bCs/>
            <w:color w:val="000000" w:themeColor="text1"/>
            <w:sz w:val="24"/>
          </w:rPr>
          <w:t>abdiciou-se</w:t>
        </w:r>
        <w:proofErr w:type="spellEnd"/>
        <w:r w:rsidRPr="00CA14C6">
          <w:rPr>
            <w:rFonts w:ascii="Times New Roman" w:hAnsi="Times New Roman"/>
            <w:bCs/>
            <w:color w:val="000000" w:themeColor="text1"/>
            <w:sz w:val="24"/>
          </w:rPr>
          <w:t xml:space="preserve"> de incursões de campo, como entrevistas ou questionários aplicados a discentes e docentes.</w:t>
        </w:r>
      </w:ins>
    </w:p>
    <w:p w14:paraId="7345515F" w14:textId="77777777" w:rsidR="00CA14C6" w:rsidRPr="00CA14C6" w:rsidRDefault="00CA14C6" w:rsidP="00CA14C6">
      <w:pPr>
        <w:spacing w:after="0" w:line="360" w:lineRule="auto"/>
        <w:jc w:val="both"/>
        <w:rPr>
          <w:ins w:id="137" w:author="JOAO" w:date="2026-10-14T19:36:00Z"/>
          <w:rFonts w:ascii="Times New Roman" w:hAnsi="Times New Roman"/>
          <w:bCs/>
          <w:color w:val="000000" w:themeColor="text1"/>
          <w:sz w:val="24"/>
        </w:rPr>
        <w:pPrChange w:id="138" w:author="JOAO" w:date="2026-10-14T19:37:00Z">
          <w:pPr>
            <w:spacing w:after="0" w:line="240" w:lineRule="auto"/>
            <w:jc w:val="both"/>
          </w:pPr>
        </w:pPrChange>
      </w:pPr>
    </w:p>
    <w:p w14:paraId="454F95C8" w14:textId="77777777" w:rsidR="00CA14C6" w:rsidRPr="00CA14C6" w:rsidRDefault="00CA14C6" w:rsidP="00CA14C6">
      <w:pPr>
        <w:spacing w:after="0" w:line="360" w:lineRule="auto"/>
        <w:jc w:val="both"/>
        <w:rPr>
          <w:ins w:id="139" w:author="JOAO" w:date="2026-10-14T19:36:00Z"/>
          <w:rFonts w:ascii="Times New Roman" w:hAnsi="Times New Roman"/>
          <w:bCs/>
          <w:color w:val="000000" w:themeColor="text1"/>
          <w:sz w:val="24"/>
        </w:rPr>
        <w:pPrChange w:id="140" w:author="JOAO" w:date="2026-10-14T19:37:00Z">
          <w:pPr>
            <w:spacing w:after="0" w:line="240" w:lineRule="auto"/>
            <w:jc w:val="both"/>
          </w:pPr>
        </w:pPrChange>
      </w:pPr>
      <w:ins w:id="141" w:author="JOAO" w:date="2026-10-14T19:36:00Z">
        <w:r w:rsidRPr="00CA14C6">
          <w:rPr>
            <w:rFonts w:ascii="Times New Roman" w:hAnsi="Times New Roman"/>
            <w:bCs/>
            <w:color w:val="000000" w:themeColor="text1"/>
            <w:sz w:val="24"/>
          </w:rPr>
          <w:t>A literatura examinada converge ao demonstrar que a incorporação tecnológica favorece a inserção de estudantes com deficiência. Souza (2025) examina a contribuição dos recursos digitais e assistivos na modulação do ensino-aprendizagem, sublinhando sua relevância para práticas pedagógicas acessíveis. Na mesma linha, Silva, David e Vasconcelos (2022) perscrutam a correlação entre acessibilidade digital e inclusão escolar via revisão sistemática (2011–2020). Complementarmente, Eduardo, Moura e Eduardo (2026) tratam essas mídias como instrumentos de impacto no cenário inclusivo brasileiro. Embora haja singularidades metodológicas, os achados indicam que tais ferramentas otimizam a apreensão de conteúdos e elevam a autonomia discente. Ressalva-se que a tecnologia não opera como panaceia; sua eficácia depende da compatibilidade com as demandas do estudante e de seu emprego pedagogicamente orientado.</w:t>
        </w:r>
      </w:ins>
    </w:p>
    <w:p w14:paraId="193205A1" w14:textId="77777777" w:rsidR="00CA14C6" w:rsidRPr="00CA14C6" w:rsidRDefault="00CA14C6" w:rsidP="00CA14C6">
      <w:pPr>
        <w:spacing w:after="0" w:line="360" w:lineRule="auto"/>
        <w:jc w:val="both"/>
        <w:rPr>
          <w:ins w:id="142" w:author="JOAO" w:date="2026-10-14T19:36:00Z"/>
          <w:rFonts w:ascii="Times New Roman" w:hAnsi="Times New Roman"/>
          <w:bCs/>
          <w:color w:val="000000" w:themeColor="text1"/>
          <w:sz w:val="24"/>
        </w:rPr>
        <w:pPrChange w:id="143" w:author="JOAO" w:date="2026-10-14T19:37:00Z">
          <w:pPr>
            <w:spacing w:after="0" w:line="240" w:lineRule="auto"/>
            <w:jc w:val="both"/>
          </w:pPr>
        </w:pPrChange>
      </w:pPr>
    </w:p>
    <w:p w14:paraId="2F0EC183" w14:textId="77777777" w:rsidR="00CA14C6" w:rsidRPr="00CA14C6" w:rsidRDefault="00CA14C6" w:rsidP="00CA14C6">
      <w:pPr>
        <w:spacing w:after="0" w:line="360" w:lineRule="auto"/>
        <w:jc w:val="both"/>
        <w:rPr>
          <w:ins w:id="144" w:author="JOAO" w:date="2026-10-14T19:36:00Z"/>
          <w:rFonts w:ascii="Times New Roman" w:hAnsi="Times New Roman"/>
          <w:bCs/>
          <w:color w:val="000000" w:themeColor="text1"/>
          <w:sz w:val="24"/>
        </w:rPr>
        <w:pPrChange w:id="145" w:author="JOAO" w:date="2026-10-14T19:37:00Z">
          <w:pPr>
            <w:spacing w:after="0" w:line="240" w:lineRule="auto"/>
            <w:jc w:val="both"/>
          </w:pPr>
        </w:pPrChange>
      </w:pPr>
      <w:ins w:id="146" w:author="JOAO" w:date="2026-10-14T19:36:00Z">
        <w:r w:rsidRPr="00CA14C6">
          <w:rPr>
            <w:rFonts w:ascii="Times New Roman" w:hAnsi="Times New Roman"/>
            <w:bCs/>
            <w:color w:val="000000" w:themeColor="text1"/>
            <w:sz w:val="24"/>
          </w:rPr>
          <w:t>Por outro lado, identifica-se nos textos forte convergência quanto aos óbices práticos para a inclusão plena: carência crônica de maquinário adequado, defasagem na formação docente e limitações na infraestrutura das redes de ensino. Evidencia-se que a mera disponibilização de artefatos não assegura sua apropriação bem-sucedida; faz-se imperativo que apresentem acessibilidade intrínseca e que educadores possuam domínio metodológico para integrá-los às atividades. Como a maioria dos estudos foca matrizes bibliográficas, os resultados não comportam generalizações absolutas para todas as escolas do país.</w:t>
        </w:r>
      </w:ins>
    </w:p>
    <w:p w14:paraId="64229821" w14:textId="77777777" w:rsidR="00CA14C6" w:rsidRPr="00CA14C6" w:rsidRDefault="00CA14C6" w:rsidP="00CA14C6">
      <w:pPr>
        <w:spacing w:after="0" w:line="360" w:lineRule="auto"/>
        <w:jc w:val="both"/>
        <w:rPr>
          <w:ins w:id="147" w:author="JOAO" w:date="2026-10-14T19:36:00Z"/>
          <w:rFonts w:ascii="Times New Roman" w:hAnsi="Times New Roman"/>
          <w:bCs/>
          <w:color w:val="000000" w:themeColor="text1"/>
          <w:sz w:val="24"/>
        </w:rPr>
        <w:pPrChange w:id="148" w:author="JOAO" w:date="2026-10-14T19:37:00Z">
          <w:pPr>
            <w:spacing w:after="0" w:line="240" w:lineRule="auto"/>
            <w:jc w:val="both"/>
          </w:pPr>
        </w:pPrChange>
      </w:pPr>
    </w:p>
    <w:p w14:paraId="07F0A2EC" w14:textId="0F68E4F1" w:rsidR="00623E37" w:rsidDel="00CA14C6" w:rsidRDefault="00CA14C6" w:rsidP="00CA14C6">
      <w:pPr>
        <w:spacing w:after="0" w:line="360" w:lineRule="auto"/>
        <w:jc w:val="both"/>
        <w:rPr>
          <w:del w:id="149" w:author="JOAO" w:date="2026-10-14T19:36:00Z"/>
          <w:rFonts w:ascii="Times New Roman" w:hAnsi="Times New Roman"/>
          <w:bCs/>
          <w:color w:val="000000" w:themeColor="text1"/>
          <w:sz w:val="24"/>
        </w:rPr>
        <w:pPrChange w:id="150" w:author="JOAO" w:date="2026-10-14T19:37:00Z">
          <w:pPr>
            <w:spacing w:after="0" w:line="240" w:lineRule="auto"/>
            <w:jc w:val="both"/>
          </w:pPr>
        </w:pPrChange>
      </w:pPr>
      <w:ins w:id="151" w:author="JOAO" w:date="2026-10-14T19:36:00Z">
        <w:r w:rsidRPr="00CA14C6">
          <w:rPr>
            <w:rFonts w:ascii="Times New Roman" w:hAnsi="Times New Roman"/>
            <w:bCs/>
            <w:color w:val="000000" w:themeColor="text1"/>
            <w:sz w:val="24"/>
          </w:rPr>
          <w:t>Em síntese, o escrutínio bibliográfico confirma que tecnologias digitais e assistivas facilitam o aprendizado de indivíduos com deficiência, embora o aproveitamento pleno permaneça freado por déficits instrumentais e de capacitação profissional. A consolidação de ambientes educacionais inclusivos requer ações que transcendam a simples aquisição de hardwares e softwares, exigindo qualificação docente e personalização dos recursos. Como desdobramento futuro, sugere-se a realização de pesquisas empíricas de campo que escutem diretamente os atores escolares, mapeando os usos reais dessas tecnologias na rotina pedagógica.</w:t>
        </w:r>
        <w:r w:rsidRPr="00004AD8" w:rsidDel="009D7932">
          <w:rPr>
            <w:rFonts w:ascii="Times New Roman" w:hAnsi="Times New Roman"/>
            <w:bCs/>
            <w:color w:val="000000" w:themeColor="text1"/>
            <w:sz w:val="24"/>
          </w:rPr>
          <w:t xml:space="preserve"> </w:t>
        </w:r>
      </w:ins>
      <w:del w:id="152" w:author="JOAO" w:date="2026-10-14T18:53:00Z">
        <w:r w:rsidR="00AE49E2" w:rsidRPr="00D43589" w:rsidDel="009D7932">
          <w:rPr>
            <w:rFonts w:ascii="Times New Roman" w:hAnsi="Times New Roman"/>
            <w:bCs/>
            <w:color w:val="000000" w:themeColor="text1"/>
            <w:sz w:val="24"/>
            <w:rPrChange w:id="15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="00AE49E2" w:rsidRPr="00D43589" w:rsidDel="009D7932">
          <w:rPr>
            <w:rFonts w:ascii="Times New Roman" w:hAnsi="Times New Roman"/>
            <w:bCs/>
            <w:color w:val="000000" w:themeColor="text1"/>
            <w:sz w:val="24"/>
            <w:rPrChange w:id="154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="00AE49E2" w:rsidRPr="00D43589" w:rsidDel="009D7932">
          <w:rPr>
            <w:rFonts w:ascii="Times New Roman" w:hAnsi="Times New Roman"/>
            <w:bCs/>
            <w:color w:val="000000" w:themeColor="text1"/>
            <w:sz w:val="24"/>
            <w:rPrChange w:id="15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  <w:r w:rsidR="00AE49E2" w:rsidRPr="00D43589" w:rsidDel="009D7932">
          <w:rPr>
            <w:rFonts w:ascii="Times New Roman" w:hAnsi="Times New Roman"/>
            <w:bCs/>
            <w:color w:val="000000" w:themeColor="text1"/>
            <w:sz w:val="24"/>
            <w:rPrChange w:id="156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="00AE49E2" w:rsidRPr="00D43589" w:rsidDel="009D7932">
          <w:rPr>
            <w:rFonts w:ascii="Times New Roman" w:hAnsi="Times New Roman"/>
            <w:bCs/>
            <w:color w:val="000000" w:themeColor="text1"/>
            <w:sz w:val="24"/>
            <w:rPrChange w:id="157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="00AE49E2" w:rsidRPr="00D43589" w:rsidDel="009D7932">
          <w:rPr>
            <w:rFonts w:ascii="Times New Roman" w:hAnsi="Times New Roman"/>
            <w:bCs/>
            <w:color w:val="000000" w:themeColor="text1"/>
            <w:sz w:val="24"/>
            <w:rPrChange w:id="158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="00AE49E2" w:rsidRPr="00D43589" w:rsidDel="009D7932">
          <w:rPr>
            <w:rFonts w:ascii="Times New Roman" w:hAnsi="Times New Roman"/>
            <w:bCs/>
            <w:color w:val="000000" w:themeColor="text1"/>
            <w:sz w:val="24"/>
            <w:rPrChange w:id="15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4623A507" w14:textId="77777777" w:rsidR="00CA14C6" w:rsidRPr="00D43589" w:rsidRDefault="00CA14C6" w:rsidP="00CA14C6">
      <w:pPr>
        <w:spacing w:after="0" w:line="360" w:lineRule="auto"/>
        <w:jc w:val="both"/>
        <w:rPr>
          <w:ins w:id="160" w:author="JOAO" w:date="2026-10-14T19:37:00Z"/>
          <w:rFonts w:ascii="Times New Roman" w:hAnsi="Times New Roman" w:cs="Times New Roman"/>
          <w:bCs/>
          <w:color w:val="000000" w:themeColor="text1"/>
          <w:sz w:val="24"/>
          <w:szCs w:val="24"/>
          <w:rPrChange w:id="161" w:author="Isabella" w:date="2026-10-06T20:20:00Z">
            <w:rPr>
              <w:ins w:id="162" w:author="JOAO" w:date="2026-10-14T19:37:00Z"/>
              <w:rFonts w:ascii="Times New Roman" w:hAnsi="Times New Roman" w:cs="Times New Roman"/>
              <w:sz w:val="24"/>
              <w:szCs w:val="24"/>
            </w:rPr>
          </w:rPrChange>
        </w:rPr>
        <w:pPrChange w:id="163" w:author="JOAO" w:date="2026-10-14T19:37:00Z">
          <w:pPr>
            <w:spacing w:after="0" w:line="360" w:lineRule="auto"/>
          </w:pPr>
        </w:pPrChange>
      </w:pPr>
    </w:p>
    <w:p w14:paraId="35A6F002" w14:textId="77777777" w:rsidR="004708DB" w:rsidRPr="00D43589" w:rsidRDefault="004708DB" w:rsidP="00CA14C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6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4E6D1A03" w14:textId="77777777" w:rsidR="009D7932" w:rsidRPr="009D7932" w:rsidRDefault="00ED28C6" w:rsidP="009D7932">
      <w:pPr>
        <w:spacing w:line="240" w:lineRule="auto"/>
        <w:jc w:val="both"/>
        <w:rPr>
          <w:ins w:id="165" w:author="JOAO" w:date="2026-10-14T18:48:00Z"/>
          <w:b/>
          <w:color w:val="000000" w:themeColor="text1"/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66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ins w:id="167" w:author="JOAO" w:date="2026-10-14T18:48:00Z">
        <w:r w:rsidR="009D7932" w:rsidRPr="009D7932">
          <w:rPr>
            <w:b/>
            <w:bCs/>
            <w:color w:val="000000" w:themeColor="text1"/>
          </w:rPr>
          <w:t>TECNOLOGIAS ASSISTIVAS; INCLUSÃO DIGITAL; ACESSIBILIDADE.</w:t>
        </w:r>
      </w:ins>
    </w:p>
    <w:p w14:paraId="60524003" w14:textId="4A8BC97E" w:rsidR="004708DB" w:rsidRPr="00D43589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6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69" w:author="JOAO" w:date="2026-10-14T18:48:00Z">
        <w:r w:rsidRPr="00D43589" w:rsidDel="009D7932">
          <w:rPr>
            <w:rFonts w:ascii="Times New Roman" w:hAnsi="Times New Roman"/>
            <w:color w:val="000000" w:themeColor="text1"/>
            <w:sz w:val="24"/>
            <w:rPrChange w:id="170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TRÊS PALAVRAS-CHAVE SEPARADAS POR PONTO]</w:delText>
        </w:r>
      </w:del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7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7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7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74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7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7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74"/>
      <w:r w:rsidR="000656E9" w:rsidRPr="00D43589">
        <w:rPr>
          <w:b/>
          <w:color w:val="000000" w:themeColor="text1"/>
          <w:sz w:val="24"/>
          <w:szCs w:val="24"/>
          <w:rPrChange w:id="177" w:author="Isabella" w:date="2026-10-06T20:20:00Z">
            <w:rPr>
              <w:b/>
              <w:sz w:val="24"/>
              <w:szCs w:val="24"/>
            </w:rPr>
          </w:rPrChange>
        </w:rPr>
        <w:commentReference w:id="174"/>
      </w:r>
    </w:p>
    <w:p w14:paraId="4BE41803" w14:textId="5FEEB411" w:rsidR="00A93D78" w:rsidDel="009D7932" w:rsidRDefault="009D7932" w:rsidP="00C708FD">
      <w:pPr>
        <w:spacing w:before="200" w:line="240" w:lineRule="auto"/>
        <w:rPr>
          <w:del w:id="178" w:author="JOAO" w:date="2026-10-14T18:46:00Z"/>
          <w:rFonts w:ascii="Times New Roman" w:hAnsi="Times New Roman"/>
          <w:color w:val="000000" w:themeColor="text1"/>
          <w:sz w:val="24"/>
        </w:rPr>
      </w:pPr>
      <w:ins w:id="179" w:author="JOAO" w:date="2026-10-14T18:46:00Z">
        <w:r w:rsidRPr="009D7932">
          <w:rPr>
            <w:rFonts w:ascii="Times New Roman" w:hAnsi="Times New Roman"/>
            <w:color w:val="000000" w:themeColor="text1"/>
            <w:sz w:val="24"/>
          </w:rPr>
          <w:t xml:space="preserve">EDUARDO, Alessandra Fernandes; MOURA, Maria de Fátima; EDUARDO, Renata Fernandes. Tecnologias digitais e recursos da tecnologia assistiva como ferramentas de inclusão na educação brasileira. </w:t>
        </w:r>
        <w:proofErr w:type="spellStart"/>
        <w:r w:rsidRPr="009D7932">
          <w:rPr>
            <w:rFonts w:ascii="Times New Roman" w:hAnsi="Times New Roman"/>
            <w:color w:val="000000" w:themeColor="text1"/>
            <w:sz w:val="24"/>
          </w:rPr>
          <w:t>Rebena</w:t>
        </w:r>
        <w:proofErr w:type="spellEnd"/>
        <w:r w:rsidRPr="009D7932">
          <w:rPr>
            <w:rFonts w:ascii="Times New Roman" w:hAnsi="Times New Roman"/>
            <w:color w:val="000000" w:themeColor="text1"/>
            <w:sz w:val="24"/>
          </w:rPr>
          <w:t xml:space="preserve"> - Revista Brasileira de Ensino e Aprendizagem, [S. l.], v. 15, p. 1108–1119, 2026. DOI: 10.5281/zenodo.21997129.</w:t>
        </w:r>
        <w:r w:rsidRPr="009D7932" w:rsidDel="009D7932">
          <w:rPr>
            <w:rFonts w:ascii="Times New Roman" w:hAnsi="Times New Roman"/>
            <w:color w:val="000000" w:themeColor="text1"/>
            <w:sz w:val="24"/>
          </w:rPr>
          <w:t xml:space="preserve"> </w:t>
        </w:r>
      </w:ins>
      <w:del w:id="180" w:author="JOAO" w:date="2026-10-14T18:46:00Z">
        <w:r w:rsidR="00A93D78" w:rsidRPr="00D43589" w:rsidDel="009D7932">
          <w:rPr>
            <w:rFonts w:ascii="Times New Roman" w:hAnsi="Times New Roman"/>
            <w:color w:val="000000" w:themeColor="text1"/>
            <w:sz w:val="24"/>
            <w:rPrChange w:id="181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637EE716" w14:textId="16741AF3" w:rsidR="009D7932" w:rsidRDefault="009D7932" w:rsidP="00C708FD">
      <w:pPr>
        <w:spacing w:before="200" w:line="240" w:lineRule="auto"/>
        <w:rPr>
          <w:ins w:id="182" w:author="JOAO" w:date="2026-10-14T18:46:00Z"/>
          <w:rFonts w:ascii="Times New Roman" w:hAnsi="Times New Roman"/>
          <w:color w:val="000000" w:themeColor="text1"/>
          <w:sz w:val="24"/>
        </w:rPr>
      </w:pPr>
    </w:p>
    <w:p w14:paraId="7F3A9B97" w14:textId="77777777" w:rsidR="009D7932" w:rsidRPr="00D43589" w:rsidRDefault="009D7932" w:rsidP="00C708FD">
      <w:pPr>
        <w:spacing w:before="200" w:line="240" w:lineRule="auto"/>
        <w:rPr>
          <w:ins w:id="183" w:author="JOAO" w:date="2026-10-14T18:46:00Z"/>
          <w:rFonts w:ascii="Times New Roman" w:hAnsi="Times New Roman" w:cs="Times New Roman"/>
          <w:color w:val="000000" w:themeColor="text1"/>
          <w:sz w:val="24"/>
          <w:szCs w:val="24"/>
          <w:rPrChange w:id="184" w:author="Isabella" w:date="2026-10-06T20:20:00Z">
            <w:rPr>
              <w:ins w:id="185" w:author="JOAO" w:date="2026-10-14T18:46:00Z"/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087A0169" w14:textId="75630254" w:rsidR="00C708FD" w:rsidRDefault="009D7932" w:rsidP="009D7932">
      <w:pPr>
        <w:spacing w:before="200" w:line="240" w:lineRule="auto"/>
        <w:rPr>
          <w:ins w:id="186" w:author="JOAO" w:date="2026-10-14T18:47:00Z"/>
          <w:rFonts w:ascii="Times New Roman" w:hAnsi="Times New Roman"/>
          <w:color w:val="000000" w:themeColor="text1"/>
          <w:sz w:val="24"/>
        </w:rPr>
      </w:pPr>
      <w:ins w:id="187" w:author="JOAO" w:date="2026-10-14T18:47:00Z">
        <w:r w:rsidRPr="009D7932">
          <w:rPr>
            <w:rFonts w:ascii="Times New Roman" w:hAnsi="Times New Roman"/>
            <w:color w:val="000000" w:themeColor="text1"/>
            <w:sz w:val="24"/>
          </w:rPr>
          <w:t xml:space="preserve">SILVA, Maria </w:t>
        </w:r>
        <w:proofErr w:type="spellStart"/>
        <w:r w:rsidRPr="009D7932">
          <w:rPr>
            <w:rFonts w:ascii="Times New Roman" w:hAnsi="Times New Roman"/>
            <w:color w:val="000000" w:themeColor="text1"/>
            <w:sz w:val="24"/>
          </w:rPr>
          <w:t>Aurinolia</w:t>
        </w:r>
        <w:proofErr w:type="spellEnd"/>
        <w:r w:rsidRPr="009D7932">
          <w:rPr>
            <w:rFonts w:ascii="Times New Roman" w:hAnsi="Times New Roman"/>
            <w:color w:val="000000" w:themeColor="text1"/>
            <w:sz w:val="24"/>
          </w:rPr>
          <w:t xml:space="preserve"> Barreto; DAVID, Priscila Barros; VASCONCELOS, Francisco Herbert Lima. Acessibilidade, tecnologias digitais e inclusão escolar de pessoas com deficiência: uma revisão sistemática de literatura. Conexões – Ciência e Tecnologia, Fortaleza, v. 16, e022021, 2022.</w:t>
        </w:r>
        <w:r w:rsidRPr="009D7932" w:rsidDel="009D7932">
          <w:rPr>
            <w:rFonts w:ascii="Times New Roman" w:hAnsi="Times New Roman"/>
            <w:color w:val="000000" w:themeColor="text1"/>
            <w:sz w:val="24"/>
          </w:rPr>
          <w:t xml:space="preserve"> </w:t>
        </w:r>
      </w:ins>
      <w:del w:id="188" w:author="JOAO" w:date="2026-10-14T18:47:00Z">
        <w:r w:rsidR="00C708FD" w:rsidRPr="00D43589" w:rsidDel="009D7932">
          <w:rPr>
            <w:rFonts w:ascii="Times New Roman" w:hAnsi="Times New Roman"/>
            <w:color w:val="000000" w:themeColor="text1"/>
            <w:sz w:val="24"/>
            <w:rPrChange w:id="189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p w14:paraId="725D3BBC" w14:textId="7DC998CC" w:rsidR="009D7932" w:rsidRDefault="009D7932" w:rsidP="009D7932">
      <w:pPr>
        <w:spacing w:before="200" w:line="240" w:lineRule="auto"/>
        <w:rPr>
          <w:ins w:id="190" w:author="JOAO" w:date="2026-10-14T18:47:00Z"/>
          <w:rFonts w:ascii="Times New Roman" w:hAnsi="Times New Roman"/>
          <w:color w:val="000000" w:themeColor="text1"/>
          <w:sz w:val="24"/>
        </w:rPr>
      </w:pPr>
    </w:p>
    <w:p w14:paraId="39F7D3E7" w14:textId="69541E27" w:rsidR="009D7932" w:rsidRPr="00D43589" w:rsidRDefault="009D7932" w:rsidP="009D7932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9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192" w:author="JOAO" w:date="2026-10-14T18:47:00Z">
        <w:r w:rsidRPr="009D7932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SOUZA, </w:t>
        </w:r>
        <w:proofErr w:type="spellStart"/>
        <w:r w:rsidRPr="009D7932">
          <w:rPr>
            <w:rFonts w:ascii="Times New Roman" w:hAnsi="Times New Roman" w:cs="Times New Roman"/>
            <w:color w:val="000000" w:themeColor="text1"/>
            <w:sz w:val="24"/>
            <w:szCs w:val="24"/>
          </w:rPr>
          <w:t>Byanca</w:t>
        </w:r>
        <w:proofErr w:type="spellEnd"/>
        <w:r w:rsidRPr="009D7932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</w:t>
        </w:r>
        <w:proofErr w:type="spellStart"/>
        <w:r w:rsidRPr="009D7932">
          <w:rPr>
            <w:rFonts w:ascii="Times New Roman" w:hAnsi="Times New Roman" w:cs="Times New Roman"/>
            <w:color w:val="000000" w:themeColor="text1"/>
            <w:sz w:val="24"/>
            <w:szCs w:val="24"/>
          </w:rPr>
          <w:t>Crystina</w:t>
        </w:r>
        <w:proofErr w:type="spellEnd"/>
        <w:r w:rsidRPr="009D7932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Almeida. Tecnologias digitais e assistivas na educação: desafios e possibilidades para a inclusão de pessoas com deficiência. Revista Educação Contemporânea, v. 2, n. 5, p. 3736-3740, 2025.</w:t>
        </w:r>
      </w:ins>
    </w:p>
    <w:sectPr w:rsidR="009D7932" w:rsidRPr="00D43589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6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16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17" w:author="JOAO" w:date="2026-10-14T18:47:00Z" w:initials="J">
    <w:p w14:paraId="5B15AA23" w14:textId="692CF719" w:rsidR="009D7932" w:rsidRDefault="009D7932">
      <w:pPr>
        <w:pStyle w:val="Textodecomentrio"/>
      </w:pPr>
      <w:r>
        <w:rPr>
          <w:rStyle w:val="Refdecomentrio"/>
        </w:rPr>
        <w:annotationRef/>
      </w:r>
    </w:p>
  </w:comment>
  <w:comment w:id="118" w:author="JOAO" w:date="2026-10-14T18:47:00Z" w:initials="J">
    <w:p w14:paraId="701158B3" w14:textId="6484CE4D" w:rsidR="009D7932" w:rsidRDefault="009D7932">
      <w:pPr>
        <w:pStyle w:val="Textodecomentrio"/>
      </w:pPr>
      <w:r>
        <w:rPr>
          <w:rStyle w:val="Refdecomentrio"/>
        </w:rPr>
        <w:annotationRef/>
      </w:r>
    </w:p>
  </w:comment>
  <w:comment w:id="174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5B15AA23" w15:paraIdParent="27EAB0E2" w15:done="0"/>
  <w15:commentEx w15:paraId="701158B3" w15:paraIdParent="27EAB0E2" w15:done="0"/>
  <w15:commentEx w15:paraId="71908A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A4CD1" w16cex:dateUtc="2026-10-14T21:47:00Z"/>
  <w16cex:commentExtensible w16cex:durableId="2E7A4CD5" w16cex:dateUtc="2026-10-14T2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5B15AA23" w16cid:durableId="2E7A4CD1"/>
  <w16cid:commentId w16cid:paraId="701158B3" w16cid:durableId="2E7A4CD5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23584" w14:textId="77777777" w:rsidR="005E59B9" w:rsidRDefault="005E59B9" w:rsidP="00FC70D8">
      <w:pPr>
        <w:spacing w:after="0" w:line="240" w:lineRule="auto"/>
      </w:pPr>
      <w:r>
        <w:separator/>
      </w:r>
    </w:p>
  </w:endnote>
  <w:endnote w:type="continuationSeparator" w:id="0">
    <w:p w14:paraId="2F96408B" w14:textId="77777777" w:rsidR="005E59B9" w:rsidRDefault="005E59B9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4E75A" w14:textId="77777777" w:rsidR="00667462" w:rsidRDefault="00667462" w:rsidP="00667462">
    <w:pPr>
      <w:pStyle w:val="Textodenotaderodap"/>
      <w:rPr>
        <w:ins w:id="193" w:author="JOAO" w:date="2026-10-14T19:11:00Z"/>
        <w:rStyle w:val="Refdenotaderodap"/>
        <w:rFonts w:ascii="Times New Roman" w:hAnsi="Times New Roman" w:cs="Times New Roman"/>
        <w:sz w:val="16"/>
        <w:szCs w:val="16"/>
      </w:rPr>
    </w:pPr>
    <w:ins w:id="194" w:author="JOAO" w:date="2026-10-14T19:11:00Z">
      <w:r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isousa@brazcubas.edu.br - ID Lattes: </w:t>
      </w:r>
      <w:r>
        <w:rPr>
          <w:rFonts w:ascii="Times New Roman" w:hAnsi="Times New Roman" w:cs="Times New Roman"/>
          <w:sz w:val="16"/>
          <w:szCs w:val="16"/>
          <w:shd w:val="clear" w:color="auto" w:fill="FFFFFF"/>
        </w:rPr>
        <w:t>4215441884581120</w:t>
      </w:r>
      <w:r>
        <w:rPr>
          <w:rFonts w:ascii="Times New Roman" w:hAnsi="Times New Roman" w:cs="Times New Roman"/>
          <w:sz w:val="16"/>
          <w:szCs w:val="16"/>
        </w:rPr>
        <w:t xml:space="preserve"> - Graduação em Análise e Desenvolvimento de Sistemas - Especialização em Algoritmos e Lógica de Programação</w:t>
      </w:r>
    </w:ins>
  </w:p>
  <w:p w14:paraId="10FC6667" w14:textId="72AF66F2" w:rsidR="00667462" w:rsidRDefault="00667462" w:rsidP="00667462">
    <w:pPr>
      <w:pStyle w:val="Textodenotaderodap"/>
      <w:rPr>
        <w:ins w:id="195" w:author="JOAO" w:date="2026-10-14T19:11:00Z"/>
      </w:rPr>
    </w:pPr>
    <w:ins w:id="196" w:author="JOAO" w:date="2026-10-14T19:11:00Z"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proofErr w:type="gramStart"/>
      <w:r>
        <w:rPr>
          <w:rFonts w:ascii="Times New Roman" w:hAnsi="Times New Roman" w:cs="Times New Roman"/>
          <w:sz w:val="16"/>
          <w:szCs w:val="16"/>
        </w:rPr>
        <w:t>Kaique,passos@cs.brazcubas</w:t>
      </w:r>
    </w:ins>
    <w:ins w:id="197" w:author="JOAO" w:date="2026-10-14T19:12:00Z">
      <w:r>
        <w:rPr>
          <w:rFonts w:ascii="Times New Roman" w:hAnsi="Times New Roman" w:cs="Times New Roman"/>
          <w:sz w:val="16"/>
          <w:szCs w:val="16"/>
        </w:rPr>
        <w:t>.edu.br</w:t>
      </w:r>
    </w:ins>
    <w:proofErr w:type="gramEnd"/>
    <w:ins w:id="198" w:author="JOAO" w:date="2026-10-14T19:11:00Z">
      <w:r>
        <w:rPr>
          <w:rFonts w:ascii="Times New Roman" w:hAnsi="Times New Roman" w:cs="Times New Roman"/>
          <w:sz w:val="16"/>
          <w:szCs w:val="16"/>
        </w:rPr>
        <w:t xml:space="preserve"> -</w:t>
      </w:r>
    </w:ins>
    <w:ins w:id="199" w:author="JOAO" w:date="2026-10-14T19:12:00Z">
      <w:r>
        <w:rPr>
          <w:rFonts w:ascii="Times New Roman" w:hAnsi="Times New Roman" w:cs="Times New Roman"/>
          <w:sz w:val="16"/>
          <w:szCs w:val="16"/>
        </w:rPr>
        <w:t xml:space="preserve"> 49120832</w:t>
      </w:r>
    </w:ins>
    <w:ins w:id="200" w:author="JOAO" w:date="2026-10-14T19:11:00Z">
      <w:r>
        <w:rPr>
          <w:rFonts w:ascii="Times New Roman" w:hAnsi="Times New Roman" w:cs="Times New Roman"/>
          <w:sz w:val="16"/>
          <w:szCs w:val="16"/>
        </w:rPr>
        <w:t xml:space="preserve">  - Centro Universitário Braz Cubas - Graduando em Análise e Desenvolvimento de Sistemas (</w:t>
      </w:r>
    </w:ins>
    <w:ins w:id="201" w:author="JOAO" w:date="2026-10-14T19:12:00Z">
      <w:r>
        <w:rPr>
          <w:rFonts w:ascii="Times New Roman" w:hAnsi="Times New Roman" w:cs="Times New Roman"/>
          <w:sz w:val="16"/>
          <w:szCs w:val="16"/>
        </w:rPr>
        <w:t>1</w:t>
      </w:r>
    </w:ins>
    <w:ins w:id="202" w:author="JOAO" w:date="2026-10-14T19:11:00Z">
      <w:r>
        <w:rPr>
          <w:rFonts w:ascii="Times New Roman" w:hAnsi="Times New Roman" w:cs="Times New Roman"/>
          <w:sz w:val="16"/>
          <w:szCs w:val="16"/>
        </w:rPr>
        <w:t>º semestre)</w:t>
      </w:r>
    </w:ins>
  </w:p>
  <w:p w14:paraId="1FAB2F5E" w14:textId="29410725" w:rsidR="009D7932" w:rsidRPr="00667462" w:rsidRDefault="00667462">
    <w:pPr>
      <w:pStyle w:val="Textodenotaderodap"/>
      <w:rPr>
        <w:rFonts w:ascii="Times New Roman" w:hAnsi="Times New Roman" w:cs="Times New Roman"/>
        <w:sz w:val="16"/>
        <w:szCs w:val="16"/>
        <w:rPrChange w:id="203" w:author="JOAO" w:date="2026-10-14T19:13:00Z">
          <w:rPr/>
        </w:rPrChange>
      </w:rPr>
      <w:pPrChange w:id="204" w:author="JOAO" w:date="2026-10-14T19:13:00Z">
        <w:pPr>
          <w:pStyle w:val="Rodap"/>
        </w:pPr>
      </w:pPrChange>
    </w:pPr>
    <w:ins w:id="205" w:author="JOAO" w:date="2026-10-14T19:11:00Z"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ins>
    <w:ins w:id="206" w:author="JOAO" w:date="2026-10-14T19:13:00Z">
      <w:r>
        <w:rPr>
          <w:rFonts w:ascii="Times New Roman" w:hAnsi="Times New Roman" w:cs="Times New Roman"/>
          <w:sz w:val="16"/>
          <w:szCs w:val="16"/>
        </w:rPr>
        <w:t>Joao.santos008@cs.brazcubas.edu.br</w:t>
      </w:r>
    </w:ins>
    <w:ins w:id="207" w:author="JOAO" w:date="2026-10-14T19:11:00Z">
      <w:r>
        <w:rPr>
          <w:rFonts w:ascii="Times New Roman" w:hAnsi="Times New Roman" w:cs="Times New Roman"/>
          <w:sz w:val="16"/>
          <w:szCs w:val="16"/>
        </w:rPr>
        <w:t xml:space="preserve"> - </w:t>
      </w:r>
    </w:ins>
    <w:ins w:id="208" w:author="JOAO" w:date="2026-10-14T19:14:00Z">
      <w:r>
        <w:rPr>
          <w:rFonts w:ascii="Times New Roman" w:hAnsi="Times New Roman" w:cs="Times New Roman"/>
          <w:sz w:val="16"/>
          <w:szCs w:val="16"/>
        </w:rPr>
        <w:t>7349745000</w:t>
      </w:r>
    </w:ins>
    <w:ins w:id="209" w:author="JOAO" w:date="2026-10-14T19:11:00Z"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Análise e Desenvolvimento de Sistemas (</w:t>
      </w:r>
    </w:ins>
    <w:ins w:id="210" w:author="JOAO" w:date="2026-10-14T19:14:00Z">
      <w:r>
        <w:rPr>
          <w:rFonts w:ascii="Times New Roman" w:hAnsi="Times New Roman" w:cs="Times New Roman"/>
          <w:sz w:val="16"/>
          <w:szCs w:val="16"/>
        </w:rPr>
        <w:t>1</w:t>
      </w:r>
    </w:ins>
    <w:ins w:id="211" w:author="JOAO" w:date="2026-10-14T19:11:00Z">
      <w:r>
        <w:rPr>
          <w:rFonts w:ascii="Times New Roman" w:hAnsi="Times New Roman" w:cs="Times New Roman"/>
          <w:sz w:val="16"/>
          <w:szCs w:val="16"/>
        </w:rPr>
        <w:t>º semestre)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0F269" w14:textId="77777777" w:rsidR="005E59B9" w:rsidRDefault="005E59B9" w:rsidP="00FC70D8">
      <w:pPr>
        <w:spacing w:after="0" w:line="240" w:lineRule="auto"/>
      </w:pPr>
      <w:r>
        <w:separator/>
      </w:r>
    </w:p>
  </w:footnote>
  <w:footnote w:type="continuationSeparator" w:id="0">
    <w:p w14:paraId="15B0D33C" w14:textId="77777777" w:rsidR="005E59B9" w:rsidRDefault="005E59B9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Del="009D7932" w:rsidRDefault="0072291A" w:rsidP="0072291A">
      <w:pPr>
        <w:pStyle w:val="Textodenotaderodap"/>
        <w:rPr>
          <w:del w:id="38" w:author="JOAO" w:date="2026-10-14T18:43:00Z"/>
          <w:rStyle w:val="Refdenotaderodap"/>
          <w:rFonts w:ascii="Times New Roman" w:hAnsi="Times New Roman" w:cs="Times New Roman"/>
          <w:sz w:val="16"/>
          <w:szCs w:val="16"/>
        </w:rPr>
      </w:pPr>
      <w:del w:id="39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  <w:vertAlign w:val="superscript"/>
            <w:rPrChange w:id="40" w:author="Isabella" w:date="2026-10-06T19:10:00Z">
              <w:rPr>
                <w:color w:val="FF0000"/>
                <w:vertAlign w:val="superscript"/>
              </w:rPr>
            </w:rPrChange>
          </w:rPr>
          <w:footnoteRef/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41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ins w:id="42" w:author="Isabella" w:date="2026-10-06T19:06:00Z">
        <w:del w:id="43" w:author="JOAO" w:date="2026-10-14T18:43:00Z"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  <w:rPrChange w:id="44" w:author="Isabella" w:date="2026-10-06T19:10:00Z">
                <w:rPr>
                  <w:color w:val="FF0000"/>
                </w:rPr>
              </w:rPrChange>
            </w:rPr>
            <w:delText>isousa@brazcubas.edu.br</w:delText>
          </w:r>
        </w:del>
      </w:ins>
      <w:del w:id="45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  <w:rPrChange w:id="46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9D7932">
          <w:rPr>
            <w:rFonts w:ascii="Times New Roman" w:hAnsi="Times New Roman" w:cs="Times New Roman"/>
            <w:sz w:val="16"/>
            <w:szCs w:val="16"/>
            <w:rPrChange w:id="47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48" w:author="Isabella" w:date="2026-10-06T19:10:00Z">
              <w:rPr>
                <w:color w:val="FF0000"/>
              </w:rPr>
            </w:rPrChange>
          </w:rPr>
          <w:delText xml:space="preserve"> institucional 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49" w:author="Isabella" w:date="2026-10-06T19:10:00Z">
              <w:rPr/>
            </w:rPrChange>
          </w:rPr>
          <w:delText>-</w:delText>
        </w:r>
      </w:del>
      <w:ins w:id="50" w:author="Isabella" w:date="2026-10-06T19:10:00Z">
        <w:del w:id="51" w:author="JOAO" w:date="2026-10-14T18:43:00Z"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</w:rPr>
            <w:delText xml:space="preserve"> -</w:delText>
          </w:r>
        </w:del>
      </w:ins>
      <w:del w:id="52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  <w:rPrChange w:id="53" w:author="Isabella" w:date="2026-10-06T19:10:00Z">
              <w:rPr/>
            </w:rPrChange>
          </w:rPr>
          <w:delText xml:space="preserve"> </w:delText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54" w:author="Isabella" w:date="2026-10-06T19:09:00Z">
        <w:del w:id="55" w:author="JOAO" w:date="2026-10-14T18:43:00Z"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</w:rPr>
            <w:delText xml:space="preserve">ID Lattes: </w:delText>
          </w:r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  <w:shd w:val="clear" w:color="auto" w:fill="FFFFFF"/>
              <w:rPrChange w:id="56" w:author="Isabella" w:date="2026-10-06T19:10:00Z">
                <w:rPr>
                  <w:rFonts w:ascii="Tahoma" w:hAnsi="Tahoma" w:cs="Tahoma"/>
                  <w:color w:val="326C99"/>
                  <w:sz w:val="17"/>
                  <w:szCs w:val="17"/>
                  <w:shd w:val="clear" w:color="auto" w:fill="FFFFFF"/>
                </w:rPr>
              </w:rPrChange>
            </w:rPr>
            <w:delText>4215441884581120</w:delText>
          </w:r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</w:rPr>
            <w:delText xml:space="preserve"> </w:delText>
          </w:r>
        </w:del>
      </w:ins>
      <w:del w:id="57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58" w:author="Isabella" w:date="2026-10-06T19:10:00Z">
        <w:del w:id="59" w:author="JOAO" w:date="2026-10-14T18:43:00Z"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</w:rPr>
            <w:delText>-</w:delText>
          </w:r>
        </w:del>
      </w:ins>
      <w:del w:id="60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 ORCID - Graduação</w:delText>
        </w:r>
      </w:del>
      <w:ins w:id="61" w:author="Isabella" w:date="2026-10-06T19:09:00Z">
        <w:del w:id="62" w:author="JOAO" w:date="2026-10-14T18:43:00Z"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</w:rPr>
            <w:delText xml:space="preserve"> em Análise e Desenvolvimento de Sistemas</w:delText>
          </w:r>
        </w:del>
      </w:ins>
      <w:del w:id="63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 -</w:delText>
        </w:r>
      </w:del>
      <w:ins w:id="64" w:author="Isabella" w:date="2026-10-06T19:10:00Z">
        <w:del w:id="65" w:author="JOAO" w:date="2026-10-14T18:43:00Z">
          <w:r w:rsidR="006D5DF8" w:rsidRPr="006D5DF8" w:rsidDel="009D7932">
            <w:rPr>
              <w:rFonts w:ascii="Times New Roman" w:hAnsi="Times New Roman" w:cs="Times New Roman"/>
              <w:sz w:val="16"/>
              <w:szCs w:val="16"/>
            </w:rPr>
            <w:delText>-</w:delText>
          </w:r>
        </w:del>
      </w:ins>
      <w:del w:id="66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 Especialização</w:delText>
        </w:r>
      </w:del>
      <w:ins w:id="67" w:author="Isabella" w:date="2026-10-06T19:10:00Z">
        <w:del w:id="68" w:author="JOAO" w:date="2026-10-14T18:43:00Z">
          <w:r w:rsidR="006D5DF8" w:rsidDel="009D7932">
            <w:rPr>
              <w:rFonts w:ascii="Times New Roman" w:hAnsi="Times New Roman" w:cs="Times New Roman"/>
              <w:sz w:val="16"/>
              <w:szCs w:val="16"/>
            </w:rPr>
            <w:delText xml:space="preserve"> em Algoritmos e Lógica de Programação</w:delText>
          </w:r>
        </w:del>
      </w:ins>
      <w:del w:id="69" w:author="JOAO" w:date="2026-10-14T18:43:00Z"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70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77777777" w:rsidR="00FC70D8" w:rsidRPr="006D5DF8" w:rsidDel="009D7932" w:rsidRDefault="00FC70D8">
      <w:pPr>
        <w:pStyle w:val="Textodenotaderodap"/>
        <w:rPr>
          <w:del w:id="77" w:author="JOAO" w:date="2026-10-14T18:42:00Z"/>
          <w:rFonts w:ascii="Times New Roman" w:hAnsi="Times New Roman" w:cs="Times New Roman"/>
          <w:sz w:val="16"/>
          <w:szCs w:val="16"/>
        </w:rPr>
      </w:pPr>
      <w:del w:id="78" w:author="JOAO" w:date="2026-10-14T18:42:00Z">
        <w:r w:rsidRPr="006D5DF8" w:rsidDel="009D7932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7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  <w:r w:rsidR="00595417" w:rsidRPr="006D5DF8" w:rsidDel="009D7932">
          <w:rPr>
            <w:rFonts w:ascii="Times New Roman" w:hAnsi="Times New Roman" w:cs="Times New Roman"/>
            <w:sz w:val="16"/>
            <w:szCs w:val="16"/>
            <w:rPrChange w:id="8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  <w:r w:rsidR="00595417"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="00595417" w:rsidRPr="006D5DF8" w:rsidDel="009D7932">
          <w:rPr>
            <w:rFonts w:ascii="Times New Roman" w:hAnsi="Times New Roman" w:cs="Times New Roman"/>
            <w:sz w:val="16"/>
            <w:szCs w:val="16"/>
            <w:rPrChange w:id="8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="00595417" w:rsidRPr="006D5DF8" w:rsidDel="009D7932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="00595417" w:rsidRPr="006D5DF8" w:rsidDel="009D7932">
          <w:rPr>
            <w:rFonts w:ascii="Times New Roman" w:hAnsi="Times New Roman" w:cs="Times New Roman"/>
            <w:sz w:val="16"/>
            <w:szCs w:val="16"/>
            <w:rPrChange w:id="8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9D7932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3">
    <w:p w14:paraId="6A07B874" w14:textId="77777777" w:rsidR="00595417" w:rsidRPr="006D5DF8" w:rsidDel="009D7932" w:rsidRDefault="00595417">
      <w:pPr>
        <w:pStyle w:val="Textodenotaderodap"/>
        <w:rPr>
          <w:del w:id="92" w:author="JOAO" w:date="2026-10-14T18:43:00Z"/>
          <w:rFonts w:ascii="Times New Roman" w:hAnsi="Times New Roman" w:cs="Times New Roman"/>
          <w:sz w:val="16"/>
          <w:szCs w:val="16"/>
        </w:rPr>
      </w:pPr>
      <w:del w:id="93" w:author="JOAO" w:date="2026-10-14T18:43:00Z">
        <w:r w:rsidRPr="006D5DF8" w:rsidDel="009D7932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9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9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9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77777777" w:rsidR="00595417" w:rsidRPr="00595417" w:rsidDel="009D7932" w:rsidRDefault="00595417">
      <w:pPr>
        <w:pStyle w:val="Textodenotaderodap"/>
        <w:rPr>
          <w:del w:id="101" w:author="JOAO" w:date="2026-10-14T18:43:00Z"/>
          <w:sz w:val="16"/>
          <w:szCs w:val="16"/>
        </w:rPr>
      </w:pPr>
      <w:del w:id="102" w:author="JOAO" w:date="2026-10-14T18:43:00Z">
        <w:r w:rsidRPr="006D5DF8" w:rsidDel="009D7932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10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10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9D7932">
          <w:rPr>
            <w:rFonts w:ascii="Times New Roman" w:hAnsi="Times New Roman" w:cs="Times New Roman"/>
            <w:sz w:val="16"/>
            <w:szCs w:val="16"/>
            <w:rPrChange w:id="105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9D7932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AO">
    <w15:presenceInfo w15:providerId="AD" w15:userId="S::joao.santos008@cs.brazcubas.edu.br::90264727-49fc-48a2-8d79-d36eacaa2d59"/>
  </w15:person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04A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C2FCF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5E59B9"/>
    <w:rsid w:val="00622EE0"/>
    <w:rsid w:val="00623E37"/>
    <w:rsid w:val="00667462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D4BA5"/>
    <w:rsid w:val="009D7932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A14C6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79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946</Words>
  <Characters>5113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JOAO</cp:lastModifiedBy>
  <cp:revision>24</cp:revision>
  <cp:lastPrinted>2026-10-14T22:39:00Z</cp:lastPrinted>
  <dcterms:created xsi:type="dcterms:W3CDTF">2022-03-18T16:02:00Z</dcterms:created>
  <dcterms:modified xsi:type="dcterms:W3CDTF">2026-10-14T22:39:00Z</dcterms:modified>
</cp:coreProperties>
</file>